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6F9FF" w14:textId="2BBCF3D0" w:rsidR="0051184F" w:rsidRDefault="00E73B14">
      <w:r>
        <w:rPr>
          <w:noProof/>
        </w:rPr>
        <mc:AlternateContent>
          <mc:Choice Requires="wpg">
            <w:drawing>
              <wp:anchor distT="0" distB="0" distL="114300" distR="114300" simplePos="0" relativeHeight="251656704" behindDoc="0" locked="0" layoutInCell="1" hidden="0" allowOverlap="1" wp14:anchorId="6BEA538D" wp14:editId="17944A14">
                <wp:simplePos x="0" y="0"/>
                <wp:positionH relativeFrom="page">
                  <wp:posOffset>428625</wp:posOffset>
                </wp:positionH>
                <wp:positionV relativeFrom="margin">
                  <wp:posOffset>-1170304</wp:posOffset>
                </wp:positionV>
                <wp:extent cx="228600" cy="10403359"/>
                <wp:effectExtent l="0" t="0" r="0" b="0"/>
                <wp:wrapNone/>
                <wp:docPr id="1728545881" name="Group 1728545881"/>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50243782" name="Group 150243782"/>
                        <wpg:cNvGrpSpPr/>
                        <wpg:grpSpPr>
                          <a:xfrm>
                            <a:off x="5231700" y="0"/>
                            <a:ext cx="228600" cy="7560000"/>
                            <a:chOff x="0" y="0"/>
                            <a:chExt cx="228600" cy="9144000"/>
                          </a:xfrm>
                        </wpg:grpSpPr>
                        <wps:wsp>
                          <wps:cNvPr id="1022607563" name="Rectangle 1022607563"/>
                          <wps:cNvSpPr/>
                          <wps:spPr>
                            <a:xfrm>
                              <a:off x="0" y="0"/>
                              <a:ext cx="228600" cy="9144000"/>
                            </a:xfrm>
                            <a:prstGeom prst="rect">
                              <a:avLst/>
                            </a:prstGeom>
                            <a:noFill/>
                            <a:ln>
                              <a:noFill/>
                            </a:ln>
                          </wps:spPr>
                          <wps:txbx>
                            <w:txbxContent>
                              <w:p w14:paraId="41DD614A"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645180660" name="Rectangle 645180660"/>
                          <wps:cNvSpPr/>
                          <wps:spPr>
                            <a:xfrm>
                              <a:off x="0" y="0"/>
                              <a:ext cx="228600" cy="8782050"/>
                            </a:xfrm>
                            <a:prstGeom prst="rect">
                              <a:avLst/>
                            </a:prstGeom>
                            <a:solidFill>
                              <a:schemeClr val="accent2"/>
                            </a:solidFill>
                            <a:ln>
                              <a:noFill/>
                            </a:ln>
                          </wps:spPr>
                          <wps:txbx>
                            <w:txbxContent>
                              <w:p w14:paraId="05B83197"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s:wsp>
                          <wps:cNvPr id="300658735" name="Rectangle 300658735"/>
                          <wps:cNvSpPr/>
                          <wps:spPr>
                            <a:xfrm>
                              <a:off x="0" y="8915400"/>
                              <a:ext cx="228600" cy="228600"/>
                            </a:xfrm>
                            <a:prstGeom prst="rect">
                              <a:avLst/>
                            </a:prstGeom>
                            <a:solidFill>
                              <a:schemeClr val="accent1"/>
                            </a:solidFill>
                            <a:ln>
                              <a:noFill/>
                            </a:ln>
                          </wps:spPr>
                          <wps:txbx>
                            <w:txbxContent>
                              <w:p w14:paraId="405A72B8" w14:textId="77777777" w:rsidR="0051184F" w:rsidRDefault="0051184F">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BEA538D" id="Group 1728545881" o:spid="_x0000_s1026" style="position:absolute;margin-left:33.75pt;margin-top:-92.15pt;width:18pt;height:819.15pt;z-index:251656704;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">
                <v:group id="Group 150243782" o:spid="_x0000_s1027"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">
                  <v:rect id="Rectangle 1022607563"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" filled="f" stroked="f">
                    <v:textbox inset="2.53958mm,2.53958mm,2.53958mm,2.53958mm">
                      <w:txbxContent>
                        <w:p w14:paraId="41DD614A" w14:textId="77777777" w:rsidR="0051184F" w:rsidRDefault="0051184F">
                          <w:pPr>
                            <w:spacing w:after="0" w:line="240" w:lineRule="auto"/>
                            <w:textDirection w:val="btLr"/>
                          </w:pPr>
                        </w:p>
                      </w:txbxContent>
                    </v:textbox>
                  </v:rect>
                  <v:rect id="Rectangle 645180660"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" fillcolor="#e97132 [3205]" stroked="f">
                    <v:textbox inset="2.53958mm,2.53958mm,2.53958mm,2.53958mm">
                      <w:txbxContent>
                        <w:p w14:paraId="05B83197" w14:textId="77777777" w:rsidR="0051184F" w:rsidRDefault="0051184F">
                          <w:pPr>
                            <w:spacing w:after="0" w:line="240" w:lineRule="auto"/>
                            <w:textDirection w:val="btLr"/>
                          </w:pPr>
                        </w:p>
                      </w:txbxContent>
                    </v:textbox>
                  </v:rect>
                  <v:rect id="Rectangle 300658735"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" fillcolor="#156082 [3204]" stroked="f">
                    <v:textbox inset="2.53958mm,2.53958mm,2.53958mm,2.53958mm">
                      <w:txbxContent>
                        <w:p w14:paraId="405A72B8" w14:textId="77777777" w:rsidR="0051184F" w:rsidRDefault="0051184F">
                          <w:pPr>
                            <w:spacing w:after="0" w:line="240" w:lineRule="auto"/>
                            <w:textDirection w:val="btLr"/>
                          </w:pPr>
                        </w:p>
                      </w:txbxContent>
                    </v:textbox>
                  </v:rect>
                </v:group>
                <w10:wrap anchorx="page" anchory="margin"/>
              </v:group>
            </w:pict>
          </mc:Fallback>
        </mc:AlternateContent>
      </w:r>
      <w:r>
        <w:rPr>
          <w:noProof/>
        </w:rPr>
        <w:drawing>
          <wp:anchor distT="0" distB="0" distL="114300" distR="114300" simplePos="0" relativeHeight="251658752" behindDoc="0" locked="0" layoutInCell="1" hidden="0" allowOverlap="1" wp14:anchorId="2EEA8C80" wp14:editId="771CDCEB">
            <wp:simplePos x="0" y="0"/>
            <wp:positionH relativeFrom="margin">
              <wp:posOffset>4174490</wp:posOffset>
            </wp:positionH>
            <wp:positionV relativeFrom="margin">
              <wp:posOffset>-276224</wp:posOffset>
            </wp:positionV>
            <wp:extent cx="2206625" cy="762000"/>
            <wp:effectExtent l="0" t="0" r="0" b="0"/>
            <wp:wrapSquare wrapText="bothSides" distT="0" distB="0" distL="114300" distR="114300"/>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2"/>
                    <a:srcRect/>
                    <a:stretch>
                      <a:fillRect/>
                    </a:stretch>
                  </pic:blipFill>
                  <pic:spPr>
                    <a:xfrm>
                      <a:off x="0" y="0"/>
                      <a:ext cx="2206625" cy="762000"/>
                    </a:xfrm>
                    <a:prstGeom prst="rect">
                      <a:avLst/>
                    </a:prstGeom>
                    <a:ln/>
                  </pic:spPr>
                </pic:pic>
              </a:graphicData>
            </a:graphic>
          </wp:anchor>
        </w:drawing>
      </w:r>
    </w:p>
    <w:p w14:paraId="5311A073" w14:textId="77777777" w:rsidR="0051184F" w:rsidRDefault="00E73B14">
      <w:pPr>
        <w:rPr>
          <w:b/>
          <w:color w:val="156082"/>
          <w:sz w:val="36"/>
          <w:szCs w:val="36"/>
        </w:rPr>
      </w:pPr>
      <w:r>
        <w:rPr>
          <w:b/>
          <w:color w:val="156082"/>
          <w:sz w:val="36"/>
          <w:szCs w:val="36"/>
        </w:rPr>
        <w:t>Assessment Cover Page</w:t>
      </w:r>
    </w:p>
    <w:tbl>
      <w:tblPr>
        <w:tblW w:w="9015" w:type="dxa"/>
        <w:tblBorders>
          <w:insideH w:val="nil"/>
          <w:insideV w:val="nil"/>
        </w:tblBorders>
        <w:tblLayout w:type="fixed"/>
        <w:tblLook w:val="0400" w:firstRow="0" w:lastRow="0" w:firstColumn="0" w:lastColumn="0" w:noHBand="0" w:noVBand="1"/>
      </w:tblPr>
      <w:tblGrid>
        <w:gridCol w:w="3256"/>
        <w:gridCol w:w="5759"/>
      </w:tblGrid>
      <w:tr w:rsidR="0024408F" w14:paraId="465F2D17" w14:textId="77777777" w:rsidTr="0024408F">
        <w:tc>
          <w:tcPr>
            <w:tcW w:w="3256" w:type="dxa"/>
            <w:tcBorders>
              <w:top w:val="nil"/>
              <w:left w:val="nil"/>
              <w:bottom w:val="nil"/>
              <w:right w:val="nil"/>
            </w:tcBorders>
            <w:hideMark/>
          </w:tcPr>
          <w:p w14:paraId="73CF715E" w14:textId="77777777" w:rsidR="0024408F" w:rsidRDefault="0024408F">
            <w:pPr>
              <w:spacing w:line="480" w:lineRule="auto"/>
              <w:rPr>
                <w:ins w:id="0" w:author="naomie mboma" w:date="2026-04-19T22:07:00Z" w16du:dateUtc="2026-04-19T21:07:00Z"/>
                <w:i/>
                <w:color w:val="156082"/>
                <w:sz w:val="32"/>
                <w:szCs w:val="32"/>
              </w:rPr>
            </w:pPr>
            <w:r>
              <w:rPr>
                <w:i/>
                <w:color w:val="156082"/>
                <w:sz w:val="32"/>
                <w:szCs w:val="32"/>
              </w:rPr>
              <w:t>Student Full Name</w:t>
            </w:r>
          </w:p>
          <w:p w14:paraId="5387232B" w14:textId="1DBC0D06" w:rsidR="00E50787" w:rsidRDefault="00E50787">
            <w:pPr>
              <w:spacing w:line="480" w:lineRule="auto"/>
              <w:rPr>
                <w:i/>
                <w:color w:val="156082"/>
                <w:sz w:val="32"/>
                <w:szCs w:val="32"/>
              </w:rPr>
            </w:pPr>
            <w:ins w:id="1" w:author="naomie mboma" w:date="2026-04-19T22:07:00Z" w16du:dateUtc="2026-04-19T21:07:00Z">
              <w:r>
                <w:rPr>
                  <w:i/>
                  <w:color w:val="156082"/>
                  <w:sz w:val="32"/>
                  <w:szCs w:val="32"/>
                </w:rPr>
                <w:t>Naomie Mboma</w:t>
              </w:r>
            </w:ins>
          </w:p>
        </w:tc>
        <w:tc>
          <w:tcPr>
            <w:tcW w:w="5759" w:type="dxa"/>
            <w:tcBorders>
              <w:top w:val="nil"/>
              <w:left w:val="nil"/>
              <w:bottom w:val="nil"/>
              <w:right w:val="nil"/>
            </w:tcBorders>
          </w:tcPr>
          <w:p w14:paraId="025D0A42" w14:textId="77777777" w:rsidR="0024408F" w:rsidRDefault="0024408F">
            <w:pPr>
              <w:spacing w:line="480" w:lineRule="auto"/>
              <w:rPr>
                <w:color w:val="000000"/>
                <w:sz w:val="32"/>
                <w:szCs w:val="32"/>
              </w:rPr>
            </w:pPr>
          </w:p>
        </w:tc>
      </w:tr>
      <w:tr w:rsidR="0024408F" w14:paraId="48CAC1B5" w14:textId="77777777" w:rsidTr="0024408F">
        <w:tc>
          <w:tcPr>
            <w:tcW w:w="3256" w:type="dxa"/>
            <w:tcBorders>
              <w:top w:val="nil"/>
              <w:left w:val="nil"/>
              <w:bottom w:val="nil"/>
              <w:right w:val="nil"/>
            </w:tcBorders>
            <w:hideMark/>
          </w:tcPr>
          <w:p w14:paraId="0F719F91" w14:textId="77777777" w:rsidR="0024408F" w:rsidRDefault="0024408F">
            <w:pPr>
              <w:spacing w:line="480" w:lineRule="auto"/>
              <w:rPr>
                <w:ins w:id="2" w:author="naomie mboma" w:date="2026-04-19T22:07:00Z" w16du:dateUtc="2026-04-19T21:07:00Z"/>
                <w:i/>
                <w:color w:val="156082"/>
                <w:sz w:val="32"/>
                <w:szCs w:val="32"/>
              </w:rPr>
            </w:pPr>
            <w:r>
              <w:rPr>
                <w:i/>
                <w:color w:val="156082"/>
                <w:sz w:val="32"/>
                <w:szCs w:val="32"/>
              </w:rPr>
              <w:t>Student Number</w:t>
            </w:r>
          </w:p>
          <w:p w14:paraId="4C519E27" w14:textId="200080E7" w:rsidR="00E50787" w:rsidRDefault="00E50787">
            <w:pPr>
              <w:spacing w:line="480" w:lineRule="auto"/>
              <w:rPr>
                <w:i/>
                <w:color w:val="156082"/>
                <w:sz w:val="32"/>
                <w:szCs w:val="32"/>
              </w:rPr>
            </w:pPr>
            <w:ins w:id="3" w:author="naomie mboma" w:date="2026-04-19T22:07:00Z" w16du:dateUtc="2026-04-19T21:07:00Z">
              <w:r>
                <w:rPr>
                  <w:i/>
                  <w:color w:val="156082"/>
                  <w:sz w:val="32"/>
                  <w:szCs w:val="32"/>
                </w:rPr>
                <w:t>Sba24440</w:t>
              </w:r>
            </w:ins>
          </w:p>
        </w:tc>
        <w:tc>
          <w:tcPr>
            <w:tcW w:w="5759" w:type="dxa"/>
            <w:tcBorders>
              <w:top w:val="nil"/>
              <w:left w:val="nil"/>
              <w:bottom w:val="nil"/>
              <w:right w:val="nil"/>
            </w:tcBorders>
          </w:tcPr>
          <w:p w14:paraId="722D23FE" w14:textId="77777777" w:rsidR="0024408F" w:rsidRDefault="0024408F">
            <w:pPr>
              <w:spacing w:line="480" w:lineRule="auto"/>
              <w:rPr>
                <w:color w:val="000000"/>
                <w:sz w:val="32"/>
                <w:szCs w:val="32"/>
              </w:rPr>
            </w:pPr>
          </w:p>
        </w:tc>
      </w:tr>
      <w:tr w:rsidR="0024408F" w14:paraId="2E212527" w14:textId="77777777" w:rsidTr="0024408F">
        <w:tc>
          <w:tcPr>
            <w:tcW w:w="3256" w:type="dxa"/>
            <w:tcBorders>
              <w:top w:val="nil"/>
              <w:left w:val="nil"/>
              <w:bottom w:val="nil"/>
              <w:right w:val="nil"/>
            </w:tcBorders>
            <w:hideMark/>
          </w:tcPr>
          <w:p w14:paraId="32085BBF" w14:textId="77777777" w:rsidR="0024408F" w:rsidRDefault="0024408F">
            <w:pPr>
              <w:spacing w:line="480" w:lineRule="auto"/>
              <w:rPr>
                <w:ins w:id="4" w:author="naomie mboma" w:date="2026-04-19T22:07:00Z" w16du:dateUtc="2026-04-19T21:07:00Z"/>
                <w:i/>
                <w:color w:val="156082"/>
                <w:sz w:val="32"/>
                <w:szCs w:val="32"/>
              </w:rPr>
            </w:pPr>
            <w:r>
              <w:rPr>
                <w:i/>
                <w:color w:val="156082"/>
                <w:sz w:val="32"/>
                <w:szCs w:val="32"/>
              </w:rPr>
              <w:t>Module Title</w:t>
            </w:r>
          </w:p>
          <w:p w14:paraId="25760F1A" w14:textId="301AC76D" w:rsidR="00E50787" w:rsidRDefault="00E50787">
            <w:pPr>
              <w:spacing w:line="480" w:lineRule="auto"/>
              <w:rPr>
                <w:i/>
                <w:color w:val="156082"/>
                <w:sz w:val="32"/>
                <w:szCs w:val="32"/>
              </w:rPr>
            </w:pPr>
            <w:ins w:id="5" w:author="naomie mboma" w:date="2026-04-19T22:07:00Z" w16du:dateUtc="2026-04-19T21:07:00Z">
              <w:r>
                <w:rPr>
                  <w:i/>
                  <w:color w:val="156082"/>
                  <w:sz w:val="32"/>
                  <w:szCs w:val="32"/>
                </w:rPr>
                <w:t>Machine learning</w:t>
              </w:r>
            </w:ins>
          </w:p>
        </w:tc>
        <w:tc>
          <w:tcPr>
            <w:tcW w:w="5759" w:type="dxa"/>
            <w:tcBorders>
              <w:top w:val="nil"/>
              <w:left w:val="nil"/>
              <w:bottom w:val="nil"/>
              <w:right w:val="nil"/>
            </w:tcBorders>
          </w:tcPr>
          <w:p w14:paraId="3D2E23D3" w14:textId="77777777" w:rsidR="0024408F" w:rsidRDefault="0024408F">
            <w:pPr>
              <w:spacing w:line="480" w:lineRule="auto"/>
              <w:rPr>
                <w:color w:val="000000"/>
                <w:sz w:val="32"/>
                <w:szCs w:val="32"/>
              </w:rPr>
            </w:pPr>
          </w:p>
        </w:tc>
      </w:tr>
      <w:tr w:rsidR="0024408F" w14:paraId="6FA45D14" w14:textId="77777777" w:rsidTr="0024408F">
        <w:tc>
          <w:tcPr>
            <w:tcW w:w="3256" w:type="dxa"/>
            <w:tcBorders>
              <w:top w:val="nil"/>
              <w:left w:val="nil"/>
              <w:bottom w:val="nil"/>
              <w:right w:val="nil"/>
            </w:tcBorders>
            <w:hideMark/>
          </w:tcPr>
          <w:p w14:paraId="542B2E61" w14:textId="77777777" w:rsidR="0024408F" w:rsidRDefault="0024408F">
            <w:pPr>
              <w:spacing w:line="480" w:lineRule="auto"/>
              <w:rPr>
                <w:ins w:id="6" w:author="naomie mboma" w:date="2026-04-19T22:10:00Z" w16du:dateUtc="2026-04-19T21:10:00Z"/>
                <w:i/>
                <w:color w:val="156082"/>
                <w:sz w:val="32"/>
                <w:szCs w:val="32"/>
              </w:rPr>
            </w:pPr>
            <w:r>
              <w:rPr>
                <w:i/>
                <w:color w:val="156082"/>
                <w:sz w:val="32"/>
                <w:szCs w:val="32"/>
              </w:rPr>
              <w:t>Assessment Title</w:t>
            </w:r>
          </w:p>
          <w:p w14:paraId="489B184B" w14:textId="297E48C6" w:rsidR="00E50787" w:rsidRDefault="00E50787">
            <w:pPr>
              <w:spacing w:line="480" w:lineRule="auto"/>
              <w:rPr>
                <w:i/>
                <w:color w:val="156082"/>
                <w:sz w:val="32"/>
                <w:szCs w:val="32"/>
              </w:rPr>
            </w:pPr>
            <w:ins w:id="7" w:author="naomie mboma" w:date="2026-04-19T22:11:00Z" w16du:dateUtc="2026-04-19T21:11:00Z">
              <w:r>
                <w:rPr>
                  <w:i/>
                  <w:color w:val="156082"/>
                  <w:sz w:val="32"/>
                  <w:szCs w:val="32"/>
                </w:rPr>
                <w:t xml:space="preserve">Machine Learning for </w:t>
              </w:r>
              <w:proofErr w:type="spellStart"/>
              <w:r>
                <w:rPr>
                  <w:i/>
                  <w:color w:val="156082"/>
                  <w:sz w:val="32"/>
                  <w:szCs w:val="32"/>
                </w:rPr>
                <w:t>Businness</w:t>
              </w:r>
            </w:ins>
            <w:proofErr w:type="spellEnd"/>
          </w:p>
        </w:tc>
        <w:tc>
          <w:tcPr>
            <w:tcW w:w="5759" w:type="dxa"/>
            <w:tcBorders>
              <w:top w:val="nil"/>
              <w:left w:val="nil"/>
              <w:bottom w:val="nil"/>
              <w:right w:val="nil"/>
            </w:tcBorders>
          </w:tcPr>
          <w:p w14:paraId="00FFC7E5" w14:textId="77777777" w:rsidR="0024408F" w:rsidRDefault="0024408F">
            <w:pPr>
              <w:spacing w:line="480" w:lineRule="auto"/>
              <w:rPr>
                <w:color w:val="000000"/>
                <w:sz w:val="32"/>
                <w:szCs w:val="32"/>
              </w:rPr>
            </w:pPr>
          </w:p>
        </w:tc>
      </w:tr>
      <w:tr w:rsidR="0024408F" w14:paraId="60AB0230" w14:textId="77777777" w:rsidTr="0024408F">
        <w:tc>
          <w:tcPr>
            <w:tcW w:w="3256" w:type="dxa"/>
            <w:tcBorders>
              <w:top w:val="nil"/>
              <w:left w:val="nil"/>
              <w:bottom w:val="nil"/>
              <w:right w:val="nil"/>
            </w:tcBorders>
            <w:hideMark/>
          </w:tcPr>
          <w:p w14:paraId="3BA3412A" w14:textId="77777777" w:rsidR="0024408F" w:rsidRDefault="0024408F">
            <w:pPr>
              <w:spacing w:line="480" w:lineRule="auto"/>
              <w:rPr>
                <w:ins w:id="8" w:author="naomie mboma" w:date="2026-04-19T22:10:00Z" w16du:dateUtc="2026-04-19T21:10:00Z"/>
                <w:i/>
                <w:color w:val="156082"/>
                <w:sz w:val="32"/>
                <w:szCs w:val="32"/>
              </w:rPr>
            </w:pPr>
            <w:r>
              <w:rPr>
                <w:i/>
                <w:color w:val="156082"/>
                <w:sz w:val="32"/>
                <w:szCs w:val="32"/>
              </w:rPr>
              <w:t>Lecturer/Supervisor</w:t>
            </w:r>
          </w:p>
          <w:p w14:paraId="0F93ADA6" w14:textId="43C4B43E" w:rsidR="00E50787" w:rsidRDefault="00E50787">
            <w:pPr>
              <w:spacing w:line="480" w:lineRule="auto"/>
              <w:rPr>
                <w:i/>
                <w:color w:val="156082"/>
                <w:sz w:val="32"/>
                <w:szCs w:val="32"/>
              </w:rPr>
            </w:pPr>
            <w:ins w:id="9" w:author="naomie mboma" w:date="2026-04-19T22:10:00Z" w16du:dateUtc="2026-04-19T21:10:00Z">
              <w:r>
                <w:rPr>
                  <w:i/>
                  <w:color w:val="156082"/>
                  <w:sz w:val="32"/>
                  <w:szCs w:val="32"/>
                </w:rPr>
                <w:t xml:space="preserve">Muhammad </w:t>
              </w:r>
              <w:proofErr w:type="spellStart"/>
              <w:r>
                <w:rPr>
                  <w:i/>
                  <w:color w:val="156082"/>
                  <w:sz w:val="32"/>
                  <w:szCs w:val="32"/>
                </w:rPr>
                <w:t>lqbal</w:t>
              </w:r>
            </w:ins>
            <w:proofErr w:type="spellEnd"/>
          </w:p>
        </w:tc>
        <w:tc>
          <w:tcPr>
            <w:tcW w:w="5759" w:type="dxa"/>
            <w:tcBorders>
              <w:top w:val="nil"/>
              <w:left w:val="nil"/>
              <w:bottom w:val="nil"/>
              <w:right w:val="nil"/>
            </w:tcBorders>
          </w:tcPr>
          <w:p w14:paraId="2F796F2E" w14:textId="77777777" w:rsidR="0024408F" w:rsidRDefault="0024408F">
            <w:pPr>
              <w:spacing w:line="480" w:lineRule="auto"/>
              <w:rPr>
                <w:color w:val="000000"/>
                <w:sz w:val="32"/>
                <w:szCs w:val="32"/>
              </w:rPr>
            </w:pPr>
          </w:p>
        </w:tc>
      </w:tr>
      <w:tr w:rsidR="0024408F" w14:paraId="4E5581C9" w14:textId="77777777" w:rsidTr="0024408F">
        <w:tc>
          <w:tcPr>
            <w:tcW w:w="3256" w:type="dxa"/>
            <w:tcBorders>
              <w:top w:val="nil"/>
              <w:left w:val="nil"/>
              <w:bottom w:val="nil"/>
              <w:right w:val="nil"/>
            </w:tcBorders>
            <w:hideMark/>
          </w:tcPr>
          <w:p w14:paraId="6A8415D4" w14:textId="77777777" w:rsidR="0024408F" w:rsidRDefault="0024408F">
            <w:pPr>
              <w:spacing w:line="480" w:lineRule="auto"/>
              <w:rPr>
                <w:ins w:id="10" w:author="naomie mboma" w:date="2026-04-19T22:08:00Z" w16du:dateUtc="2026-04-19T21:08:00Z"/>
                <w:i/>
                <w:color w:val="156082"/>
                <w:sz w:val="32"/>
                <w:szCs w:val="32"/>
              </w:rPr>
            </w:pPr>
            <w:r>
              <w:rPr>
                <w:i/>
                <w:color w:val="156082"/>
                <w:sz w:val="32"/>
                <w:szCs w:val="32"/>
              </w:rPr>
              <w:t>Assessment Due Date</w:t>
            </w:r>
          </w:p>
          <w:p w14:paraId="1B7FDA69" w14:textId="51818B96" w:rsidR="00E50787" w:rsidRDefault="00E50787">
            <w:pPr>
              <w:spacing w:line="480" w:lineRule="auto"/>
              <w:rPr>
                <w:i/>
                <w:color w:val="156082"/>
                <w:sz w:val="32"/>
                <w:szCs w:val="32"/>
              </w:rPr>
            </w:pPr>
            <w:ins w:id="11" w:author="naomie mboma" w:date="2026-04-19T22:08:00Z" w16du:dateUtc="2026-04-19T21:08:00Z">
              <w:r>
                <w:rPr>
                  <w:i/>
                  <w:color w:val="156082"/>
                  <w:sz w:val="32"/>
                  <w:szCs w:val="32"/>
                </w:rPr>
                <w:t>1</w:t>
              </w:r>
            </w:ins>
            <w:ins w:id="12" w:author="naomie mboma" w:date="2026-04-19T22:11:00Z" w16du:dateUtc="2026-04-19T21:11:00Z">
              <w:r>
                <w:rPr>
                  <w:i/>
                  <w:color w:val="156082"/>
                  <w:sz w:val="32"/>
                  <w:szCs w:val="32"/>
                </w:rPr>
                <w:t>2/03/2026</w:t>
              </w:r>
            </w:ins>
          </w:p>
        </w:tc>
        <w:tc>
          <w:tcPr>
            <w:tcW w:w="5759" w:type="dxa"/>
            <w:tcBorders>
              <w:top w:val="nil"/>
              <w:left w:val="nil"/>
              <w:bottom w:val="nil"/>
              <w:right w:val="nil"/>
            </w:tcBorders>
          </w:tcPr>
          <w:p w14:paraId="12EAA1FF" w14:textId="77777777" w:rsidR="0024408F" w:rsidRDefault="0024408F">
            <w:pPr>
              <w:spacing w:line="480" w:lineRule="auto"/>
              <w:rPr>
                <w:color w:val="000000"/>
                <w:sz w:val="32"/>
                <w:szCs w:val="32"/>
              </w:rPr>
            </w:pPr>
          </w:p>
        </w:tc>
      </w:tr>
      <w:tr w:rsidR="0024408F" w14:paraId="056D6F5B" w14:textId="77777777" w:rsidTr="0024408F">
        <w:tc>
          <w:tcPr>
            <w:tcW w:w="3256" w:type="dxa"/>
            <w:tcBorders>
              <w:top w:val="nil"/>
              <w:left w:val="nil"/>
              <w:bottom w:val="nil"/>
              <w:right w:val="nil"/>
            </w:tcBorders>
            <w:hideMark/>
          </w:tcPr>
          <w:p w14:paraId="487A957A" w14:textId="77777777" w:rsidR="0024408F" w:rsidRDefault="0024408F">
            <w:pPr>
              <w:spacing w:line="480" w:lineRule="auto"/>
              <w:rPr>
                <w:ins w:id="13" w:author="naomie mboma" w:date="2026-04-19T22:08:00Z" w16du:dateUtc="2026-04-19T21:08:00Z"/>
                <w:i/>
                <w:color w:val="156082"/>
                <w:sz w:val="32"/>
                <w:szCs w:val="32"/>
              </w:rPr>
            </w:pPr>
            <w:r>
              <w:rPr>
                <w:i/>
                <w:color w:val="156082"/>
                <w:sz w:val="32"/>
                <w:szCs w:val="32"/>
              </w:rPr>
              <w:lastRenderedPageBreak/>
              <w:t>Date of Submission</w:t>
            </w:r>
          </w:p>
          <w:p w14:paraId="4160E72B" w14:textId="57726F99" w:rsidR="00E50787" w:rsidRDefault="00E50787">
            <w:pPr>
              <w:spacing w:line="480" w:lineRule="auto"/>
              <w:rPr>
                <w:i/>
                <w:color w:val="156082"/>
                <w:sz w:val="32"/>
                <w:szCs w:val="32"/>
              </w:rPr>
            </w:pPr>
            <w:ins w:id="14" w:author="naomie mboma" w:date="2026-04-19T22:08:00Z" w16du:dateUtc="2026-04-19T21:08:00Z">
              <w:r>
                <w:rPr>
                  <w:i/>
                  <w:color w:val="156082"/>
                  <w:sz w:val="32"/>
                  <w:szCs w:val="32"/>
                </w:rPr>
                <w:t>19/04/</w:t>
              </w:r>
            </w:ins>
            <w:ins w:id="15" w:author="naomie mboma" w:date="2026-04-19T22:09:00Z" w16du:dateUtc="2026-04-19T21:09:00Z">
              <w:r>
                <w:rPr>
                  <w:i/>
                  <w:color w:val="156082"/>
                  <w:sz w:val="32"/>
                  <w:szCs w:val="32"/>
                </w:rPr>
                <w:t>2026</w:t>
              </w:r>
            </w:ins>
          </w:p>
        </w:tc>
        <w:tc>
          <w:tcPr>
            <w:tcW w:w="5759" w:type="dxa"/>
            <w:tcBorders>
              <w:top w:val="nil"/>
              <w:left w:val="nil"/>
              <w:bottom w:val="nil"/>
              <w:right w:val="nil"/>
            </w:tcBorders>
          </w:tcPr>
          <w:p w14:paraId="3D912CB8" w14:textId="77777777" w:rsidR="0024408F" w:rsidRDefault="0024408F">
            <w:pPr>
              <w:spacing w:line="480" w:lineRule="auto"/>
              <w:rPr>
                <w:color w:val="000000"/>
                <w:sz w:val="32"/>
                <w:szCs w:val="32"/>
              </w:rPr>
            </w:pPr>
          </w:p>
        </w:tc>
      </w:tr>
    </w:tbl>
    <w:p w14:paraId="406FCFDF" w14:textId="77777777" w:rsidR="0051184F" w:rsidRDefault="00E73B14">
      <w:pPr>
        <w:rPr>
          <w:b/>
          <w:color w:val="156082"/>
          <w:sz w:val="32"/>
          <w:szCs w:val="32"/>
        </w:rPr>
      </w:pPr>
      <w:r>
        <w:rPr>
          <w:b/>
          <w:color w:val="156082"/>
          <w:sz w:val="32"/>
          <w:szCs w:val="32"/>
        </w:rPr>
        <w:t>Use of AI Tools</w:t>
      </w:r>
    </w:p>
    <w:p w14:paraId="1C867621" w14:textId="77777777" w:rsidR="0051184F" w:rsidRDefault="00E73B14">
      <w:pPr>
        <w:rPr>
          <w:rFonts w:ascii="Quattrocento Sans" w:eastAsia="Quattrocento Sans" w:hAnsi="Quattrocento Sans" w:cs="Quattrocento Sans"/>
          <w:b/>
          <w:color w:val="FF0000"/>
          <w:highlight w:val="white"/>
        </w:rPr>
      </w:pPr>
      <w:r>
        <w:rPr>
          <w:rFonts w:ascii="Quattrocento Sans" w:eastAsia="Quattrocento Sans" w:hAnsi="Quattrocento Sans" w:cs="Quattrocento Sans"/>
          <w:b/>
          <w:color w:val="FF0000"/>
          <w:highlight w:val="white"/>
        </w:rPr>
        <w:t>Choose the statement that fits your work and delete the other.</w:t>
      </w:r>
    </w:p>
    <w:p w14:paraId="6D6E9AD7" w14:textId="77777777" w:rsidR="0051184F" w:rsidRDefault="00E73B14">
      <w:pPr>
        <w:rPr>
          <w:b/>
          <w:sz w:val="28"/>
          <w:szCs w:val="28"/>
        </w:rPr>
      </w:pPr>
      <w:r>
        <w:rPr>
          <w:sz w:val="28"/>
          <w:szCs w:val="28"/>
        </w:rPr>
        <w:t xml:space="preserve">I acknowledge the use of </w:t>
      </w:r>
      <w:r>
        <w:rPr>
          <w:b/>
          <w:sz w:val="28"/>
          <w:szCs w:val="28"/>
        </w:rPr>
        <w:t>[enter name of the AI tool you used]</w:t>
      </w:r>
      <w:r>
        <w:rPr>
          <w:sz w:val="28"/>
          <w:szCs w:val="28"/>
        </w:rPr>
        <w:t xml:space="preserve"> for the purpose of </w:t>
      </w:r>
      <w:r>
        <w:rPr>
          <w:b/>
          <w:sz w:val="28"/>
          <w:szCs w:val="28"/>
        </w:rPr>
        <w:t xml:space="preserve">[provide a brief explanation of how you used the tool]. </w:t>
      </w:r>
    </w:p>
    <w:p w14:paraId="3165D2C2" w14:textId="25F3BA3B" w:rsidR="0051184F" w:rsidRDefault="0024408F">
      <w:r>
        <w:rPr>
          <w:noProof/>
        </w:rPr>
        <mc:AlternateContent>
          <mc:Choice Requires="wps">
            <w:drawing>
              <wp:anchor distT="0" distB="0" distL="114300" distR="114300" simplePos="0" relativeHeight="251657728" behindDoc="0" locked="0" layoutInCell="1" hidden="0" allowOverlap="1" wp14:anchorId="29541C15" wp14:editId="123C3B55">
                <wp:simplePos x="0" y="0"/>
                <wp:positionH relativeFrom="margin">
                  <wp:align>center</wp:align>
                </wp:positionH>
                <wp:positionV relativeFrom="paragraph">
                  <wp:posOffset>492125</wp:posOffset>
                </wp:positionV>
                <wp:extent cx="5800725" cy="2876550"/>
                <wp:effectExtent l="19050" t="19050" r="28575" b="19050"/>
                <wp:wrapNone/>
                <wp:docPr id="1728545882" name="Rectangle 1728545882"/>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anchor>
            </w:drawing>
          </mc:Choice>
          <mc:Fallback>
            <w:pict>
              <v:rect w14:anchorId="29541C15" id="Rectangle 1728545882" o:spid="_x0000_s1031" style="position:absolute;margin-left:0;margin-top:38.75pt;width:456.75pt;height:226.5pt;z-index:2516577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6227131" w14:textId="77777777" w:rsidR="0051184F" w:rsidRDefault="00E73B14">
                      <w:pPr>
                        <w:spacing w:line="258" w:lineRule="auto"/>
                        <w:textDirection w:val="btLr"/>
                      </w:pPr>
                      <w:r>
                        <w:rPr>
                          <w:b/>
                          <w:color w:val="156082"/>
                          <w:sz w:val="32"/>
                        </w:rPr>
                        <w:t>Declaration</w:t>
                      </w:r>
                    </w:p>
                    <w:p w14:paraId="025D3EF2" w14:textId="77777777" w:rsidR="0051184F" w:rsidRDefault="00E73B14">
                      <w:pPr>
                        <w:spacing w:line="258" w:lineRule="auto"/>
                        <w:textDirection w:val="btLr"/>
                      </w:pPr>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E446ABB" w14:textId="77777777" w:rsidR="0051184F" w:rsidRDefault="00E73B14">
                      <w:pPr>
                        <w:spacing w:line="258" w:lineRule="auto"/>
                        <w:textDirection w:val="btLr"/>
                      </w:pPr>
                      <w:r>
                        <w:rPr>
                          <w:color w:val="000000"/>
                          <w:sz w:val="28"/>
                        </w:rPr>
                        <w:t>I declare it to be my own work and that all material from third parties has been appropriately referenced.</w:t>
                      </w:r>
                    </w:p>
                    <w:p w14:paraId="31BF7735" w14:textId="77777777" w:rsidR="0051184F" w:rsidRDefault="00E73B14">
                      <w:pPr>
                        <w:spacing w:line="258" w:lineRule="auto"/>
                        <w:textDirection w:val="btLr"/>
                      </w:pPr>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sidR="00E73B14">
        <w:rPr>
          <w:sz w:val="28"/>
          <w:szCs w:val="28"/>
        </w:rPr>
        <w:t>I have not used any AI tools or technologies in the preparation of this assessment</w:t>
      </w:r>
      <w:r>
        <w:rPr>
          <w:sz w:val="28"/>
          <w:szCs w:val="28"/>
        </w:rPr>
        <w:t>.</w:t>
      </w:r>
    </w:p>
    <w:p w14:paraId="2A533964" w14:textId="4CDAC607" w:rsidR="0051184F" w:rsidRDefault="0051184F"/>
    <w:p w14:paraId="55CD6DCB" w14:textId="77777777" w:rsidR="0051184F" w:rsidRDefault="0051184F"/>
    <w:p w14:paraId="44F9F4FD" w14:textId="77777777" w:rsidR="0051184F" w:rsidRDefault="0051184F"/>
    <w:p w14:paraId="4380BBF5" w14:textId="77777777" w:rsidR="0051184F" w:rsidRDefault="0051184F">
      <w:pPr>
        <w:sectPr w:rsidR="0051184F">
          <w:pgSz w:w="11906" w:h="16838"/>
          <w:pgMar w:top="1440" w:right="1440" w:bottom="1440" w:left="1440" w:header="708" w:footer="708" w:gutter="0"/>
          <w:pgNumType w:start="1"/>
          <w:cols w:space="720"/>
        </w:sectPr>
      </w:pPr>
    </w:p>
    <w:p w14:paraId="4E7E9E86" w14:textId="77777777" w:rsidR="0051184F" w:rsidRDefault="00E73B14">
      <w:pPr>
        <w:keepNext/>
        <w:keepLines/>
        <w:pBdr>
          <w:top w:val="nil"/>
          <w:left w:val="nil"/>
          <w:bottom w:val="nil"/>
          <w:right w:val="nil"/>
          <w:between w:val="nil"/>
        </w:pBdr>
        <w:spacing w:before="240" w:after="0" w:line="240" w:lineRule="auto"/>
        <w:rPr>
          <w:rFonts w:ascii="Play" w:eastAsia="Play" w:hAnsi="Play" w:cs="Play"/>
          <w:color w:val="0F4761"/>
          <w:sz w:val="32"/>
          <w:szCs w:val="32"/>
        </w:rPr>
      </w:pPr>
      <w:r>
        <w:rPr>
          <w:rFonts w:ascii="Play" w:eastAsia="Play" w:hAnsi="Play" w:cs="Play"/>
          <w:color w:val="0F4761"/>
          <w:sz w:val="32"/>
          <w:szCs w:val="32"/>
        </w:rPr>
        <w:lastRenderedPageBreak/>
        <w:t>Contents</w:t>
      </w:r>
    </w:p>
    <w:sdt>
      <w:sdtPr>
        <w:id w:val="-1939593324"/>
        <w:docPartObj>
          <w:docPartGallery w:val="Table of Contents"/>
          <w:docPartUnique/>
        </w:docPartObj>
      </w:sdtPr>
      <w:sdtEndPr/>
      <w:sdtContent>
        <w:p w14:paraId="6A944F1F"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r>
            <w:fldChar w:fldCharType="begin"/>
          </w:r>
          <w:r>
            <w:instrText xml:space="preserve"> TOC \h \u \z \t "Heading 1,1,Heading 2,2,Heading 3,3,"</w:instrText>
          </w:r>
          <w:r>
            <w:fldChar w:fldCharType="separate"/>
          </w:r>
          <w:hyperlink w:anchor="_heading=h.gjdgxs">
            <w:r>
              <w:rPr>
                <w:color w:val="000000"/>
              </w:rPr>
              <w:t>Introduction</w:t>
            </w:r>
            <w:r>
              <w:rPr>
                <w:color w:val="000000"/>
              </w:rPr>
              <w:tab/>
              <w:t>1</w:t>
            </w:r>
          </w:hyperlink>
        </w:p>
        <w:p w14:paraId="56AC4D4C"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30j0zll">
            <w:r>
              <w:rPr>
                <w:color w:val="000000"/>
              </w:rPr>
              <w:t>Chapter 1</w:t>
            </w:r>
            <w:r>
              <w:rPr>
                <w:color w:val="000000"/>
              </w:rPr>
              <w:tab/>
              <w:t>1</w:t>
            </w:r>
          </w:hyperlink>
        </w:p>
        <w:p w14:paraId="2B1E522C" w14:textId="77777777" w:rsidR="0051184F" w:rsidRDefault="00E73B14">
          <w:pPr>
            <w:pBdr>
              <w:top w:val="nil"/>
              <w:left w:val="nil"/>
              <w:bottom w:val="nil"/>
              <w:right w:val="nil"/>
              <w:between w:val="nil"/>
            </w:pBdr>
            <w:tabs>
              <w:tab w:val="right" w:leader="dot" w:pos="9016"/>
            </w:tabs>
            <w:spacing w:after="100"/>
            <w:ind w:left="220"/>
            <w:rPr>
              <w:rFonts w:ascii="Aptos" w:eastAsia="Aptos" w:hAnsi="Aptos" w:cs="Aptos"/>
              <w:color w:val="000000"/>
              <w:sz w:val="24"/>
              <w:szCs w:val="24"/>
            </w:rPr>
          </w:pPr>
          <w:hyperlink w:anchor="_heading=h.1fob9te">
            <w:r>
              <w:rPr>
                <w:color w:val="000000"/>
              </w:rPr>
              <w:t>Chapter 1.1</w:t>
            </w:r>
            <w:r>
              <w:rPr>
                <w:color w:val="000000"/>
              </w:rPr>
              <w:tab/>
              <w:t>1</w:t>
            </w:r>
          </w:hyperlink>
        </w:p>
        <w:p w14:paraId="45433B99" w14:textId="77777777" w:rsidR="0051184F" w:rsidRDefault="00E73B14">
          <w:pPr>
            <w:pBdr>
              <w:top w:val="nil"/>
              <w:left w:val="nil"/>
              <w:bottom w:val="nil"/>
              <w:right w:val="nil"/>
              <w:between w:val="nil"/>
            </w:pBdr>
            <w:tabs>
              <w:tab w:val="right" w:leader="dot" w:pos="9016"/>
            </w:tabs>
            <w:spacing w:after="100"/>
            <w:ind w:left="440"/>
            <w:rPr>
              <w:rFonts w:ascii="Aptos" w:eastAsia="Aptos" w:hAnsi="Aptos" w:cs="Aptos"/>
              <w:color w:val="000000"/>
              <w:sz w:val="24"/>
              <w:szCs w:val="24"/>
            </w:rPr>
          </w:pPr>
          <w:hyperlink w:anchor="_heading=h.3znysh7">
            <w:r>
              <w:rPr>
                <w:color w:val="000000"/>
              </w:rPr>
              <w:t>Chapter 1.1.1.</w:t>
            </w:r>
            <w:r>
              <w:rPr>
                <w:color w:val="000000"/>
              </w:rPr>
              <w:tab/>
              <w:t>1</w:t>
            </w:r>
          </w:hyperlink>
        </w:p>
        <w:p w14:paraId="3F523FB6" w14:textId="77777777" w:rsidR="0051184F" w:rsidRDefault="00E73B14">
          <w:pPr>
            <w:pBdr>
              <w:top w:val="nil"/>
              <w:left w:val="nil"/>
              <w:bottom w:val="nil"/>
              <w:right w:val="nil"/>
              <w:between w:val="nil"/>
            </w:pBdr>
            <w:tabs>
              <w:tab w:val="right" w:leader="dot" w:pos="9016"/>
            </w:tabs>
            <w:spacing w:after="100"/>
            <w:rPr>
              <w:rFonts w:ascii="Aptos" w:eastAsia="Aptos" w:hAnsi="Aptos" w:cs="Aptos"/>
              <w:color w:val="000000"/>
              <w:sz w:val="24"/>
              <w:szCs w:val="24"/>
            </w:rPr>
          </w:pPr>
          <w:hyperlink w:anchor="_heading=h.2et92p0">
            <w:r>
              <w:rPr>
                <w:color w:val="000000"/>
              </w:rPr>
              <w:t>References</w:t>
            </w:r>
            <w:r>
              <w:rPr>
                <w:color w:val="000000"/>
              </w:rPr>
              <w:tab/>
              <w:t>2</w:t>
            </w:r>
          </w:hyperlink>
        </w:p>
        <w:p w14:paraId="51630EDE" w14:textId="77777777" w:rsidR="0051184F" w:rsidRDefault="00E73B14">
          <w:r>
            <w:fldChar w:fldCharType="end"/>
          </w:r>
        </w:p>
      </w:sdtContent>
    </w:sdt>
    <w:p w14:paraId="603E4E1C" w14:textId="77777777" w:rsidR="0051184F" w:rsidRDefault="0051184F"/>
    <w:p w14:paraId="514784DA" w14:textId="77777777" w:rsidR="0051184F" w:rsidRDefault="00E73B14">
      <w:pPr>
        <w:rPr>
          <w:color w:val="FF0000"/>
        </w:rPr>
      </w:pPr>
      <w:r>
        <w:rPr>
          <w:color w:val="FF0000"/>
        </w:rPr>
        <w:t>[NOTE: The table of contents above has been included for your convenience. To refresh the table, simply click on it, then select 'Update Table' using the mouse. You can choose to update either the page numbers exclusively or the entire table as needed.]</w:t>
      </w:r>
    </w:p>
    <w:p w14:paraId="3FC082A0" w14:textId="77777777" w:rsidR="0051184F" w:rsidRDefault="0051184F"/>
    <w:p w14:paraId="57600F63" w14:textId="77777777" w:rsidR="0051184F" w:rsidRDefault="0051184F"/>
    <w:p w14:paraId="1B3B2BF3" w14:textId="77777777" w:rsidR="0051184F" w:rsidRDefault="0051184F">
      <w:pPr>
        <w:sectPr w:rsidR="0051184F">
          <w:footerReference w:type="default" r:id="rId13"/>
          <w:pgSz w:w="11906" w:h="16838"/>
          <w:pgMar w:top="1440" w:right="1440" w:bottom="1440" w:left="1440" w:header="708" w:footer="708" w:gutter="0"/>
          <w:cols w:space="720"/>
        </w:sectPr>
      </w:pPr>
    </w:p>
    <w:p w14:paraId="6C1D0FB7" w14:textId="1CFF45E3" w:rsidR="0051184F" w:rsidRDefault="0039064B" w:rsidP="0039064B">
      <w:bookmarkStart w:id="16" w:name="_heading=h.gjdgxs" w:colFirst="0" w:colLast="0"/>
      <w:bookmarkStart w:id="17" w:name="_heading=h.2et92p0" w:colFirst="0" w:colLast="0"/>
      <w:bookmarkEnd w:id="16"/>
      <w:bookmarkEnd w:id="17"/>
      <w:r>
        <w:lastRenderedPageBreak/>
        <w:t>1. Project Title</w:t>
      </w:r>
    </w:p>
    <w:p w14:paraId="1F6C9A54" w14:textId="41D7D493" w:rsidR="0039064B" w:rsidRDefault="0039064B" w:rsidP="0039064B">
      <w:r>
        <w:t xml:space="preserve">Consumer shopping </w:t>
      </w:r>
      <w:r w:rsidR="00773013">
        <w:t>behaviour evolution in Ireland</w:t>
      </w:r>
    </w:p>
    <w:p w14:paraId="46E89884" w14:textId="77777777" w:rsidR="005E065C" w:rsidRDefault="005E065C" w:rsidP="0039064B"/>
    <w:p w14:paraId="1A2219AA" w14:textId="626D4764" w:rsidR="005E065C" w:rsidRDefault="005E065C" w:rsidP="0039064B">
      <w:r>
        <w:t>2. Introduction</w:t>
      </w:r>
    </w:p>
    <w:p w14:paraId="411F0906" w14:textId="77777777" w:rsidR="00692151" w:rsidRPr="00692151" w:rsidRDefault="00692151" w:rsidP="00692151">
      <w:pPr>
        <w:spacing w:after="100" w:line="276" w:lineRule="auto"/>
        <w:rPr>
          <w:rFonts w:ascii="Aptos" w:eastAsia="MS Mincho" w:hAnsi="Aptos" w:cs="Times New Roman"/>
          <w:sz w:val="20"/>
          <w:lang w:val="en-US" w:eastAsia="en-US"/>
        </w:rPr>
      </w:pPr>
      <w:r w:rsidRPr="00692151">
        <w:rPr>
          <w:rFonts w:ascii="Aptos" w:eastAsia="MS Mincho" w:hAnsi="Aptos" w:cs="Times New Roman"/>
          <w:sz w:val="20"/>
          <w:lang w:val="en-US" w:eastAsia="en-US"/>
        </w:rPr>
        <w:t>There have been changes in how customers look for goods, price them and buy them because of digital commerce. For Irish businesses, it is no longer a case of just looking at whether online commerce is increasing or not; rather, it is about understanding the relationship between digital activity and physical activity in retail and the implications for investments that will have to be made in the future. A business can get advantage from online searching, click-and-collect and face-to-face selling all at once. Therefore, both online and offline marketing activities should not be considered contradictory without justification.</w:t>
      </w:r>
    </w:p>
    <w:p w14:paraId="5EA9F582" w14:textId="77777777" w:rsidR="00692151" w:rsidRDefault="00692151" w:rsidP="00692151">
      <w:pPr>
        <w:spacing w:after="100" w:line="276" w:lineRule="auto"/>
        <w:rPr>
          <w:rFonts w:ascii="Aptos" w:eastAsia="MS Mincho" w:hAnsi="Aptos" w:cs="Times New Roman"/>
          <w:sz w:val="20"/>
          <w:lang w:val="en-US" w:eastAsia="en-US"/>
        </w:rPr>
      </w:pPr>
      <w:r w:rsidRPr="00692151">
        <w:rPr>
          <w:rFonts w:ascii="Aptos" w:eastAsia="MS Mincho" w:hAnsi="Aptos" w:cs="Times New Roman"/>
          <w:sz w:val="20"/>
          <w:lang w:val="en-US" w:eastAsia="en-US"/>
        </w:rPr>
        <w:t>The analysis and subsequent prediction will focus on observable shifts in the pattern of Irish retail and e-commerce activity. This study can be used to make business decisions regarding resource allocation and digital readiness. The entire project will take two semesters, and this is the proposed approach to the project, not a report on its findings.</w:t>
      </w:r>
    </w:p>
    <w:p w14:paraId="774328EF" w14:textId="77777777" w:rsidR="003126FF" w:rsidRDefault="003126FF" w:rsidP="00692151">
      <w:pPr>
        <w:spacing w:after="100" w:line="276" w:lineRule="auto"/>
        <w:rPr>
          <w:rFonts w:ascii="Aptos" w:eastAsia="MS Mincho" w:hAnsi="Aptos" w:cs="Times New Roman"/>
          <w:sz w:val="20"/>
          <w:lang w:val="en-US" w:eastAsia="en-US"/>
        </w:rPr>
      </w:pPr>
    </w:p>
    <w:p w14:paraId="491B29D9" w14:textId="6E5C6ED0" w:rsidR="003126FF" w:rsidRPr="00692151" w:rsidRDefault="003126FF" w:rsidP="00692151">
      <w:pPr>
        <w:spacing w:after="100" w:line="276" w:lineRule="auto"/>
        <w:rPr>
          <w:rFonts w:ascii="Aptos" w:eastAsia="MS Mincho" w:hAnsi="Aptos" w:cs="Times New Roman"/>
          <w:sz w:val="20"/>
          <w:lang w:val="en-US" w:eastAsia="en-US"/>
        </w:rPr>
      </w:pPr>
      <w:r>
        <w:rPr>
          <w:rFonts w:ascii="Aptos" w:eastAsia="MS Mincho" w:hAnsi="Aptos" w:cs="Times New Roman"/>
          <w:sz w:val="20"/>
          <w:lang w:val="en-US" w:eastAsia="en-US"/>
        </w:rPr>
        <w:t>3. Problem Definition</w:t>
      </w:r>
    </w:p>
    <w:p w14:paraId="24D8730A" w14:textId="77777777" w:rsidR="005E065C" w:rsidRPr="00692151" w:rsidRDefault="005E065C" w:rsidP="0039064B">
      <w:pPr>
        <w:rPr>
          <w:lang w:val="en-US"/>
        </w:rPr>
      </w:pPr>
    </w:p>
    <w:p w14:paraId="31F0DD23" w14:textId="77777777" w:rsidR="0051184F" w:rsidRDefault="0051184F"/>
    <w:p w14:paraId="006052B9" w14:textId="77777777" w:rsidR="0051184F" w:rsidRDefault="0051184F"/>
    <w:p w14:paraId="0A522FDE" w14:textId="77777777" w:rsidR="0051184F" w:rsidRDefault="0051184F"/>
    <w:p w14:paraId="0E031505" w14:textId="77777777" w:rsidR="0051184F" w:rsidRDefault="0051184F"/>
    <w:p w14:paraId="274A199B" w14:textId="77777777" w:rsidR="0051184F" w:rsidRDefault="0051184F"/>
    <w:p w14:paraId="60C50DC2" w14:textId="77777777" w:rsidR="0051184F" w:rsidRDefault="0051184F"/>
    <w:p w14:paraId="02ADC7C0" w14:textId="77777777" w:rsidR="0051184F" w:rsidRDefault="0051184F"/>
    <w:p w14:paraId="5FD4BAB5" w14:textId="77777777" w:rsidR="0051184F" w:rsidRDefault="0051184F"/>
    <w:p w14:paraId="7F0BA72A" w14:textId="77777777" w:rsidR="0051184F" w:rsidRDefault="0051184F"/>
    <w:p w14:paraId="7D18FF4C" w14:textId="77777777" w:rsidR="0051184F" w:rsidRDefault="0051184F"/>
    <w:p w14:paraId="43070F5B" w14:textId="77777777" w:rsidR="0051184F" w:rsidRDefault="0051184F">
      <w:pPr>
        <w:pBdr>
          <w:top w:val="nil"/>
          <w:left w:val="nil"/>
          <w:bottom w:val="nil"/>
          <w:right w:val="nil"/>
          <w:between w:val="nil"/>
        </w:pBdr>
        <w:spacing w:after="0" w:line="240" w:lineRule="auto"/>
        <w:rPr>
          <w:color w:val="000000"/>
        </w:rPr>
      </w:pPr>
    </w:p>
    <w:p w14:paraId="00E4DC92" w14:textId="77777777" w:rsidR="0051184F" w:rsidRDefault="0051184F"/>
    <w:p w14:paraId="66EE7D97" w14:textId="77777777" w:rsidR="0051184F" w:rsidRDefault="0051184F"/>
    <w:p w14:paraId="6654FEAB" w14:textId="77777777" w:rsidR="0051184F" w:rsidRDefault="0051184F"/>
    <w:p w14:paraId="65BAD23E" w14:textId="77777777" w:rsidR="0051184F" w:rsidRDefault="0051184F"/>
    <w:p w14:paraId="4B20727C" w14:textId="77777777" w:rsidR="0051184F" w:rsidRDefault="0051184F"/>
    <w:p w14:paraId="36D4D058" w14:textId="77777777" w:rsidR="0051184F" w:rsidRDefault="0051184F"/>
    <w:p w14:paraId="1D499CE2" w14:textId="77777777" w:rsidR="0051184F" w:rsidRDefault="0051184F"/>
    <w:p w14:paraId="2C144692" w14:textId="77777777" w:rsidR="0051184F" w:rsidRDefault="0051184F"/>
    <w:p w14:paraId="20E418EC" w14:textId="77777777" w:rsidR="0051184F" w:rsidRDefault="0051184F"/>
    <w:p w14:paraId="699CCCF4" w14:textId="77777777" w:rsidR="0051184F" w:rsidRDefault="0051184F"/>
    <w:p w14:paraId="3F6FA7D3" w14:textId="77777777" w:rsidR="0051184F" w:rsidRDefault="00E73B14">
      <w:pPr>
        <w:pStyle w:val="Heading1"/>
      </w:pPr>
      <w:bookmarkStart w:id="18" w:name="_heading=h.kfkjs3rwl2c1" w:colFirst="0" w:colLast="0"/>
      <w:bookmarkEnd w:id="18"/>
      <w:r>
        <w:t>Appendix</w:t>
      </w:r>
    </w:p>
    <w:p w14:paraId="398614CE" w14:textId="77777777" w:rsidR="0051184F" w:rsidRDefault="0051184F"/>
    <w:p w14:paraId="67D903CB" w14:textId="77777777" w:rsidR="0051184F" w:rsidRDefault="0051184F">
      <w:pPr>
        <w:rPr>
          <w:color w:val="FF0000"/>
        </w:rPr>
      </w:pPr>
    </w:p>
    <w:p w14:paraId="0B735E3D" w14:textId="77777777" w:rsidR="0051184F" w:rsidRDefault="00E73B14">
      <w:pPr>
        <w:rPr>
          <w:color w:val="FF0000"/>
        </w:rPr>
      </w:pPr>
      <w:r>
        <w:rPr>
          <w:color w:val="FF0000"/>
        </w:rPr>
        <w:t xml:space="preserve">If you have used AI tools in your work, you must include screenshots of your requests in the appendix. </w:t>
      </w:r>
    </w:p>
    <w:p w14:paraId="63F2F551" w14:textId="77777777" w:rsidR="0051184F" w:rsidRDefault="00E73B14">
      <w:pPr>
        <w:rPr>
          <w:color w:val="FF0000"/>
        </w:rPr>
      </w:pPr>
      <w:r>
        <w:rPr>
          <w:color w:val="FF0000"/>
        </w:rPr>
        <w:t>The appendix serves as a repository for additional or supplementary information that is deemed too extensive or detailed for integration into the main body of the text. This supplementary content can encompass data tables, charts, graphs, questionnaires, or any other supporting materials that contribute to a comprehensive understanding of the research.</w:t>
      </w:r>
    </w:p>
    <w:p w14:paraId="7ABA163D" w14:textId="77777777" w:rsidR="0051184F" w:rsidRDefault="00E73B14">
      <w:pPr>
        <w:rPr>
          <w:color w:val="FF0000"/>
        </w:rPr>
      </w:pPr>
      <w:r>
        <w:rPr>
          <w:color w:val="FF0000"/>
        </w:rPr>
        <w:t>If you haven't used AI tools and there's no need for supplementary data, you can remove the appendix section entirely.</w:t>
      </w:r>
    </w:p>
    <w:p w14:paraId="4FF41EFD" w14:textId="77777777" w:rsidR="0051184F" w:rsidRDefault="0051184F">
      <w:pPr>
        <w:rPr>
          <w:color w:val="FF0000"/>
        </w:rPr>
      </w:pPr>
    </w:p>
    <w:p w14:paraId="6355C16D" w14:textId="77777777" w:rsidR="0051184F" w:rsidRDefault="0051184F"/>
    <w:sectPr w:rsidR="0051184F">
      <w:footerReference w:type="defaul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42400" w14:textId="77777777" w:rsidR="007543F5" w:rsidRDefault="007543F5">
      <w:pPr>
        <w:spacing w:after="0" w:line="240" w:lineRule="auto"/>
      </w:pPr>
      <w:r>
        <w:separator/>
      </w:r>
    </w:p>
  </w:endnote>
  <w:endnote w:type="continuationSeparator" w:id="0">
    <w:p w14:paraId="6469AEAC" w14:textId="77777777" w:rsidR="007543F5" w:rsidRDefault="00754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8974817-C0C5-4930-B103-326CEF3A728A}"/>
    <w:embedBold r:id="rId2" w:fontKey="{20D2718A-B1DE-4E22-925C-A222A121250D}"/>
    <w:embedItalic r:id="rId3" w:fontKey="{F6679377-58F0-4CF2-8420-A78EEFC4C136}"/>
  </w:font>
  <w:font w:name="Aptos Display">
    <w:charset w:val="00"/>
    <w:family w:val="swiss"/>
    <w:pitch w:val="variable"/>
    <w:sig w:usb0="20000287" w:usb1="00000003" w:usb2="00000000" w:usb3="00000000" w:csb0="0000019F" w:csb1="00000000"/>
    <w:embedRegular r:id="rId4" w:fontKey="{B27B9252-1F72-41D8-9194-62465C66FF2C}"/>
  </w:font>
  <w:font w:name="Quattrocento Sans">
    <w:charset w:val="00"/>
    <w:family w:val="swiss"/>
    <w:pitch w:val="variable"/>
    <w:sig w:usb0="800000BF" w:usb1="4000005B" w:usb2="00000000" w:usb3="00000000" w:csb0="00000001" w:csb1="00000000"/>
    <w:embedRegular r:id="rId5" w:fontKey="{0735A425-4AA6-4F5A-839C-BEB804DDE02A}"/>
    <w:embedBold r:id="rId6" w:fontKey="{03F4AC57-C1F9-4533-AD32-E32447F4A1AC}"/>
  </w:font>
  <w:font w:name="Play">
    <w:altName w:val="Calibri"/>
    <w:charset w:val="00"/>
    <w:family w:val="auto"/>
    <w:pitch w:val="default"/>
    <w:embedRegular r:id="rId7" w:fontKey="{905AA9B9-3C9C-4D14-B62B-BCA051236561}"/>
  </w:font>
  <w:font w:name="Aptos">
    <w:charset w:val="00"/>
    <w:family w:val="swiss"/>
    <w:pitch w:val="variable"/>
    <w:sig w:usb0="20000287" w:usb1="00000003" w:usb2="00000000" w:usb3="00000000" w:csb0="0000019F" w:csb1="00000000"/>
    <w:embedRegular r:id="rId8" w:fontKey="{57DA0A4C-3A15-48BF-B1FE-218FC2E30D9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696B" w14:textId="77777777" w:rsidR="0051184F" w:rsidRDefault="0051184F">
    <w:pPr>
      <w:pBdr>
        <w:top w:val="nil"/>
        <w:left w:val="nil"/>
        <w:bottom w:val="nil"/>
        <w:right w:val="nil"/>
        <w:between w:val="nil"/>
      </w:pBdr>
      <w:tabs>
        <w:tab w:val="center" w:pos="4513"/>
        <w:tab w:val="right" w:pos="9026"/>
      </w:tabs>
      <w:spacing w:after="0" w:line="240" w:lineRule="auto"/>
      <w:jc w:val="center"/>
      <w:rPr>
        <w:color w:val="000000"/>
      </w:rPr>
    </w:pPr>
  </w:p>
  <w:p w14:paraId="20C001A5" w14:textId="77777777" w:rsidR="0051184F" w:rsidRDefault="0051184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E77A1" w14:textId="77777777" w:rsidR="0051184F" w:rsidRDefault="00E73B14">
    <w:pPr>
      <w:pBdr>
        <w:top w:val="nil"/>
        <w:left w:val="nil"/>
        <w:bottom w:val="nil"/>
        <w:right w:val="nil"/>
        <w:between w:val="nil"/>
      </w:pBdr>
      <w:tabs>
        <w:tab w:val="center" w:pos="4513"/>
        <w:tab w:val="right" w:pos="9026"/>
      </w:tabs>
      <w:spacing w:after="0" w:line="240" w:lineRule="auto"/>
      <w:rPr>
        <w:color w:val="000000"/>
      </w:rPr>
    </w:pPr>
    <w:r>
      <w:tab/>
    </w:r>
    <w:r>
      <w:tab/>
    </w:r>
    <w:r>
      <w:fldChar w:fldCharType="begin"/>
    </w:r>
    <w:r>
      <w:instrText>PAGE</w:instrText>
    </w:r>
    <w:r>
      <w:fldChar w:fldCharType="separate"/>
    </w:r>
    <w:r w:rsidR="002440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A47AB" w14:textId="77777777" w:rsidR="007543F5" w:rsidRDefault="007543F5">
      <w:pPr>
        <w:spacing w:after="0" w:line="240" w:lineRule="auto"/>
      </w:pPr>
      <w:r>
        <w:separator/>
      </w:r>
    </w:p>
  </w:footnote>
  <w:footnote w:type="continuationSeparator" w:id="0">
    <w:p w14:paraId="2458A34D" w14:textId="77777777" w:rsidR="007543F5" w:rsidRDefault="007543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7761"/>
    <w:multiLevelType w:val="multilevel"/>
    <w:tmpl w:val="32F4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C7BB4"/>
    <w:multiLevelType w:val="hybridMultilevel"/>
    <w:tmpl w:val="1A0CB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4554198"/>
    <w:multiLevelType w:val="hybridMultilevel"/>
    <w:tmpl w:val="9D487B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107B77"/>
    <w:multiLevelType w:val="multilevel"/>
    <w:tmpl w:val="CDD2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573C9"/>
    <w:multiLevelType w:val="multilevel"/>
    <w:tmpl w:val="57D27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490A53"/>
    <w:multiLevelType w:val="multilevel"/>
    <w:tmpl w:val="4294BA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073450">
    <w:abstractNumId w:val="2"/>
  </w:num>
  <w:num w:numId="2" w16cid:durableId="800072569">
    <w:abstractNumId w:val="1"/>
  </w:num>
  <w:num w:numId="3" w16cid:durableId="728696014">
    <w:abstractNumId w:val="4"/>
  </w:num>
  <w:num w:numId="4" w16cid:durableId="1057824889">
    <w:abstractNumId w:val="0"/>
  </w:num>
  <w:num w:numId="5" w16cid:durableId="716047706">
    <w:abstractNumId w:val="5"/>
  </w:num>
  <w:num w:numId="6" w16cid:durableId="72032500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omie mboma">
    <w15:presenceInfo w15:providerId="Windows Live" w15:userId="a58694736b7c72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84F"/>
    <w:rsid w:val="0024408F"/>
    <w:rsid w:val="00271667"/>
    <w:rsid w:val="003126FF"/>
    <w:rsid w:val="0039064B"/>
    <w:rsid w:val="003A00A7"/>
    <w:rsid w:val="003E1F7C"/>
    <w:rsid w:val="00400724"/>
    <w:rsid w:val="004D5558"/>
    <w:rsid w:val="004F5038"/>
    <w:rsid w:val="0051184F"/>
    <w:rsid w:val="00535541"/>
    <w:rsid w:val="00590A7A"/>
    <w:rsid w:val="005E065C"/>
    <w:rsid w:val="00681108"/>
    <w:rsid w:val="00692151"/>
    <w:rsid w:val="00734EDD"/>
    <w:rsid w:val="007543F5"/>
    <w:rsid w:val="00773013"/>
    <w:rsid w:val="007B326C"/>
    <w:rsid w:val="00891F35"/>
    <w:rsid w:val="00912193"/>
    <w:rsid w:val="009E1379"/>
    <w:rsid w:val="00A034FB"/>
    <w:rsid w:val="00A07FE0"/>
    <w:rsid w:val="00A77E4F"/>
    <w:rsid w:val="00C0515F"/>
    <w:rsid w:val="00CB2F31"/>
    <w:rsid w:val="00D13B74"/>
    <w:rsid w:val="00D43A7C"/>
    <w:rsid w:val="00DA61F3"/>
    <w:rsid w:val="00DB4F8F"/>
    <w:rsid w:val="00E50787"/>
    <w:rsid w:val="00E73B14"/>
    <w:rsid w:val="00E935C6"/>
    <w:rsid w:val="00FD3F8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E9521"/>
  <w15:docId w15:val="{7A547A0E-EF38-4FE9-A45A-EE2F01A6A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en-I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722"/>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semiHidden/>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semiHidden/>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rPr>
  </w:style>
  <w:style w:type="paragraph" w:styleId="TOC1">
    <w:name w:val="toc 1"/>
    <w:basedOn w:val="Normal"/>
    <w:next w:val="Normal"/>
    <w:autoRedefine/>
    <w:uiPriority w:val="39"/>
    <w:unhideWhenUsed/>
    <w:rsid w:val="00E60722"/>
    <w:pPr>
      <w:spacing w:after="100"/>
    </w:pPr>
  </w:style>
  <w:style w:type="paragraph" w:styleId="TOC2">
    <w:name w:val="toc 2"/>
    <w:basedOn w:val="Normal"/>
    <w:next w:val="Normal"/>
    <w:autoRedefine/>
    <w:uiPriority w:val="39"/>
    <w:unhideWhenUsed/>
    <w:rsid w:val="00E60722"/>
    <w:pPr>
      <w:spacing w:after="100"/>
      <w:ind w:left="220"/>
    </w:pPr>
  </w:style>
  <w:style w:type="paragraph" w:styleId="TOC3">
    <w:name w:val="toc 3"/>
    <w:basedOn w:val="Normal"/>
    <w:next w:val="Normal"/>
    <w:autoRedefine/>
    <w:uiPriority w:val="39"/>
    <w:unhideWhenUsed/>
    <w:rsid w:val="00E60722"/>
    <w:pPr>
      <w:spacing w:after="100"/>
      <w:ind w:left="440"/>
    </w:p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95F9A"/>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
    <w:basedOn w:val="TableNormal"/>
    <w:pPr>
      <w:spacing w:after="0" w:line="240" w:lineRule="auto"/>
    </w:pPr>
    <w:tblPr>
      <w:tblStyleRowBandSize w:val="1"/>
      <w:tblStyleColBandSize w:val="1"/>
    </w:tblPr>
  </w:style>
  <w:style w:type="paragraph" w:styleId="Revision">
    <w:name w:val="Revision"/>
    <w:hidden/>
    <w:uiPriority w:val="99"/>
    <w:semiHidden/>
    <w:rsid w:val="00A034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135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6a9495-4dfd-42d3-807b-98cb11f03b43"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hlgh2pzFvkmpnhkVaeODs3Wnuw==">CgMxLjAyCGguZ2pkZ3hzMgloLjMwajB6bGwyCWguMWZvYjl0ZTIJaC4zem55c2g3MgloLjJldDkycDAyDmgua2ZranMzcndsMmMxOAByITF6bEVRVXYyWkdtTjZWemdfYk5uaGpmb0x1c2hhYUo3dw==</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91CA7052A48FB44E8BAE44044031FC77" ma:contentTypeVersion="5" ma:contentTypeDescription="Create a new document." ma:contentTypeScope="" ma:versionID="72110da391d7bf7bbbd9879cda66318c">
  <xsd:schema xmlns:xsd="http://www.w3.org/2001/XMLSchema" xmlns:xs="http://www.w3.org/2001/XMLSchema" xmlns:p="http://schemas.microsoft.com/office/2006/metadata/properties" xmlns:ns3="b16a9495-4dfd-42d3-807b-98cb11f03b43" targetNamespace="http://schemas.microsoft.com/office/2006/metadata/properties" ma:root="true" ma:fieldsID="65d4c4ab10123b5e2192ffab3149626d" ns3:_="">
    <xsd:import namespace="b16a9495-4dfd-42d3-807b-98cb11f03b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6a9495-4dfd-42d3-807b-98cb11f03b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4260C-1345-4C21-A804-B9FBE7B91489}">
  <ds:schemaRefs>
    <ds:schemaRef ds:uri="http://schemas.microsoft.com/sharepoint/v3/contenttype/forms"/>
  </ds:schemaRefs>
</ds:datastoreItem>
</file>

<file path=customXml/itemProps2.xml><?xml version="1.0" encoding="utf-8"?>
<ds:datastoreItem xmlns:ds="http://schemas.openxmlformats.org/officeDocument/2006/customXml" ds:itemID="{D51EB97A-8C7A-4EE1-A3AD-E57FDBFA6BEE}">
  <ds:schemaRefs>
    <ds:schemaRef ds:uri="http://schemas.microsoft.com/office/2006/metadata/properties"/>
    <ds:schemaRef ds:uri="http://schemas.microsoft.com/office/infopath/2007/PartnerControls"/>
    <ds:schemaRef ds:uri="b16a9495-4dfd-42d3-807b-98cb11f03b43"/>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CD39011-2B34-4226-8638-59B13D8630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6a9495-4dfd-42d3-807b-98cb11f03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5C61161-19E4-4D42-A5DA-EC591AFE0A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Zorzi</dc:creator>
  <cp:lastModifiedBy>Vanessa Rufino dos Santos</cp:lastModifiedBy>
  <cp:revision>17</cp:revision>
  <dcterms:created xsi:type="dcterms:W3CDTF">2026-04-19T21:12:00Z</dcterms:created>
  <dcterms:modified xsi:type="dcterms:W3CDTF">2026-10-17T12:38:00Z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